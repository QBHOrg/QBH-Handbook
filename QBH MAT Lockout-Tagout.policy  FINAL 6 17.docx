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E24253" w:rsidR="004A7222" w:rsidP="003648BD" w:rsidRDefault="004A7222" w14:paraId="7BDC8454" wp14:textId="77777777">
      <w:pPr>
        <w:tabs>
          <w:tab w:val="left" w:pos="-1440"/>
          <w:tab w:val="left" w:pos="705"/>
        </w:tabs>
        <w:ind w:left="720" w:hanging="720"/>
        <w:rPr>
          <w:rFonts w:ascii="Calibri" w:hAnsi="Calibri"/>
          <w:sz w:val="22"/>
          <w:szCs w:val="22"/>
        </w:rPr>
      </w:pPr>
      <w:r w:rsidRPr="00E24253">
        <w:rPr>
          <w:rFonts w:ascii="Calibri" w:hAnsi="Calibri"/>
          <w:b/>
          <w:sz w:val="22"/>
          <w:szCs w:val="22"/>
        </w:rPr>
        <w:t>POLICY:</w:t>
      </w:r>
      <w:r w:rsidRPr="00E24253">
        <w:rPr>
          <w:rFonts w:ascii="Calibri" w:hAnsi="Calibri"/>
          <w:sz w:val="22"/>
          <w:szCs w:val="22"/>
        </w:rPr>
        <w:t xml:space="preserve">    </w:t>
      </w:r>
      <w:r w:rsidRPr="00E24253">
        <w:rPr>
          <w:rFonts w:ascii="Calibri" w:hAnsi="Calibri"/>
          <w:b/>
          <w:sz w:val="22"/>
          <w:szCs w:val="22"/>
        </w:rPr>
        <w:t>LOCK-OUT</w:t>
      </w:r>
      <w:r w:rsidR="0029491E">
        <w:rPr>
          <w:rFonts w:ascii="Calibri" w:hAnsi="Calibri"/>
          <w:b/>
          <w:sz w:val="22"/>
          <w:szCs w:val="22"/>
        </w:rPr>
        <w:t>/</w:t>
      </w:r>
      <w:r w:rsidRPr="00E24253" w:rsidR="00F42831">
        <w:rPr>
          <w:rFonts w:ascii="Calibri" w:hAnsi="Calibri"/>
          <w:b/>
          <w:sz w:val="22"/>
          <w:szCs w:val="22"/>
        </w:rPr>
        <w:t>TAG</w:t>
      </w:r>
      <w:r w:rsidR="0029491E">
        <w:rPr>
          <w:rFonts w:ascii="Calibri" w:hAnsi="Calibri"/>
          <w:b/>
          <w:sz w:val="22"/>
          <w:szCs w:val="22"/>
        </w:rPr>
        <w:t>-</w:t>
      </w:r>
      <w:r w:rsidRPr="00E24253" w:rsidR="00F42831">
        <w:rPr>
          <w:rFonts w:ascii="Calibri" w:hAnsi="Calibri"/>
          <w:b/>
          <w:sz w:val="22"/>
          <w:szCs w:val="22"/>
        </w:rPr>
        <w:t>OUT</w:t>
      </w:r>
    </w:p>
    <w:p xmlns:wp14="http://schemas.microsoft.com/office/word/2010/wordml" w:rsidRPr="00E24253" w:rsidR="004A7222" w:rsidRDefault="004A7222" w14:paraId="672A6659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E24253" w:rsidR="004A7222" w:rsidP="0029491E" w:rsidRDefault="004A7222" w14:paraId="6411AC42" wp14:textId="77777777">
      <w:pPr>
        <w:tabs>
          <w:tab w:val="left" w:pos="360"/>
        </w:tabs>
        <w:rPr>
          <w:rFonts w:ascii="Calibri" w:hAnsi="Calibri"/>
          <w:sz w:val="22"/>
          <w:szCs w:val="22"/>
        </w:rPr>
      </w:pPr>
      <w:r w:rsidRPr="00E24253">
        <w:rPr>
          <w:rFonts w:ascii="Calibri" w:hAnsi="Calibri"/>
          <w:sz w:val="22"/>
          <w:szCs w:val="22"/>
        </w:rPr>
        <w:t>It is the policy of the</w:t>
      </w:r>
      <w:r w:rsidRPr="00E24253" w:rsidR="007B75AA">
        <w:rPr>
          <w:rFonts w:ascii="Calibri" w:hAnsi="Calibri"/>
          <w:sz w:val="22"/>
          <w:szCs w:val="22"/>
        </w:rPr>
        <w:t xml:space="preserve"> Pronghorn Psychiatry</w:t>
      </w:r>
      <w:r w:rsidRPr="00E24253" w:rsidR="00F42831">
        <w:rPr>
          <w:rFonts w:ascii="Calibri" w:hAnsi="Calibri"/>
          <w:sz w:val="22"/>
          <w:szCs w:val="22"/>
        </w:rPr>
        <w:t xml:space="preserve"> </w:t>
      </w:r>
      <w:r w:rsidRPr="00E24253">
        <w:rPr>
          <w:rFonts w:ascii="Calibri" w:hAnsi="Calibri"/>
          <w:sz w:val="22"/>
          <w:szCs w:val="22"/>
        </w:rPr>
        <w:t xml:space="preserve">to provide a safe environment for staff and </w:t>
      </w:r>
      <w:r w:rsidR="0029491E">
        <w:rPr>
          <w:rFonts w:ascii="Calibri" w:hAnsi="Calibri"/>
          <w:sz w:val="22"/>
          <w:szCs w:val="22"/>
        </w:rPr>
        <w:t>p</w:t>
      </w:r>
      <w:r w:rsidR="00960D7D">
        <w:rPr>
          <w:rFonts w:ascii="Calibri" w:hAnsi="Calibri"/>
          <w:sz w:val="22"/>
          <w:szCs w:val="22"/>
        </w:rPr>
        <w:t xml:space="preserve">atients </w:t>
      </w:r>
      <w:r w:rsidRPr="00E24253">
        <w:rPr>
          <w:rFonts w:ascii="Calibri" w:hAnsi="Calibri"/>
          <w:sz w:val="22"/>
          <w:szCs w:val="22"/>
        </w:rPr>
        <w:t>when equipment servicing and repair are underway.</w:t>
      </w:r>
    </w:p>
    <w:p xmlns:wp14="http://schemas.microsoft.com/office/word/2010/wordml" w:rsidRPr="00E24253" w:rsidR="004A7222" w:rsidRDefault="004A7222" w14:paraId="0A37501D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E24253" w:rsidR="004A7222" w:rsidP="003648BD" w:rsidRDefault="003648BD" w14:paraId="411C9F25" wp14:textId="77777777">
      <w:pPr>
        <w:tabs>
          <w:tab w:val="left" w:pos="-1440"/>
          <w:tab w:val="left" w:pos="660"/>
        </w:tabs>
        <w:ind w:left="720" w:hanging="720"/>
        <w:rPr>
          <w:rFonts w:ascii="Calibri" w:hAnsi="Calibri"/>
          <w:sz w:val="22"/>
          <w:szCs w:val="22"/>
        </w:rPr>
      </w:pPr>
      <w:r w:rsidRPr="00E24253">
        <w:rPr>
          <w:rFonts w:ascii="Calibri" w:hAnsi="Calibri"/>
          <w:b/>
          <w:sz w:val="22"/>
          <w:szCs w:val="22"/>
        </w:rPr>
        <w:t>P</w:t>
      </w:r>
      <w:r w:rsidRPr="00E24253" w:rsidR="004A7222">
        <w:rPr>
          <w:rFonts w:ascii="Calibri" w:hAnsi="Calibri"/>
          <w:b/>
          <w:sz w:val="22"/>
          <w:szCs w:val="22"/>
        </w:rPr>
        <w:t>ROCEDURE</w:t>
      </w:r>
      <w:r w:rsidR="00960D7D">
        <w:rPr>
          <w:rFonts w:ascii="Calibri" w:hAnsi="Calibri"/>
          <w:b/>
          <w:sz w:val="22"/>
          <w:szCs w:val="22"/>
        </w:rPr>
        <w:t>S</w:t>
      </w:r>
      <w:r w:rsidRPr="00E24253" w:rsidR="004A7222">
        <w:rPr>
          <w:rFonts w:ascii="Calibri" w:hAnsi="Calibri"/>
          <w:b/>
          <w:sz w:val="22"/>
          <w:szCs w:val="22"/>
        </w:rPr>
        <w:t>:</w:t>
      </w:r>
    </w:p>
    <w:p xmlns:wp14="http://schemas.microsoft.com/office/word/2010/wordml" w:rsidRPr="00E24253" w:rsidR="004A7222" w:rsidRDefault="004A7222" w14:paraId="5DAB6C7B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E24253" w:rsidR="004A7222" w:rsidP="003648BD" w:rsidRDefault="00482028" w14:paraId="5836D95C" wp14:textId="77777777">
      <w:pPr>
        <w:numPr>
          <w:ilvl w:val="0"/>
          <w:numId w:val="8"/>
        </w:numPr>
        <w:tabs>
          <w:tab w:val="left" w:pos="360"/>
        </w:tabs>
        <w:rPr>
          <w:rFonts w:ascii="Calibri" w:hAnsi="Calibri"/>
          <w:sz w:val="22"/>
          <w:szCs w:val="22"/>
        </w:rPr>
      </w:pPr>
      <w:r w:rsidRPr="00E24253">
        <w:rPr>
          <w:rFonts w:ascii="Calibri" w:hAnsi="Calibri" w:cs="Arial"/>
          <w:sz w:val="22"/>
          <w:szCs w:val="22"/>
        </w:rPr>
        <w:t xml:space="preserve">Appliances/equipment that </w:t>
      </w:r>
      <w:r w:rsidR="00DD5E67">
        <w:rPr>
          <w:rFonts w:ascii="Calibri" w:hAnsi="Calibri" w:cs="Arial"/>
          <w:sz w:val="22"/>
          <w:szCs w:val="22"/>
        </w:rPr>
        <w:t>is</w:t>
      </w:r>
      <w:r w:rsidRPr="00E24253">
        <w:rPr>
          <w:rFonts w:ascii="Calibri" w:hAnsi="Calibri" w:cs="Arial"/>
          <w:sz w:val="22"/>
          <w:szCs w:val="22"/>
        </w:rPr>
        <w:t xml:space="preserve"> unserviceable will be removed to the </w:t>
      </w:r>
      <w:r w:rsidR="002618BA">
        <w:rPr>
          <w:rFonts w:ascii="Calibri" w:hAnsi="Calibri" w:cs="Arial"/>
          <w:sz w:val="22"/>
          <w:szCs w:val="22"/>
        </w:rPr>
        <w:t>appropriate storage</w:t>
      </w:r>
      <w:r w:rsidRPr="00E24253">
        <w:rPr>
          <w:rFonts w:ascii="Calibri" w:hAnsi="Calibri" w:cs="Arial"/>
          <w:sz w:val="22"/>
          <w:szCs w:val="22"/>
        </w:rPr>
        <w:t xml:space="preserve"> until they can be replaced or repaired. Equipment or appliances too large to move will have a lockout</w:t>
      </w:r>
      <w:r w:rsidRPr="00E24253" w:rsidR="00606D7E">
        <w:rPr>
          <w:rFonts w:ascii="Calibri" w:hAnsi="Calibri"/>
          <w:sz w:val="22"/>
          <w:szCs w:val="22"/>
        </w:rPr>
        <w:t xml:space="preserve"> device such as a </w:t>
      </w:r>
      <w:r w:rsidRPr="00E24253" w:rsidR="004A7222">
        <w:rPr>
          <w:rFonts w:ascii="Calibri" w:hAnsi="Calibri"/>
          <w:sz w:val="22"/>
          <w:szCs w:val="22"/>
        </w:rPr>
        <w:t>tag or lock</w:t>
      </w:r>
      <w:r w:rsidRPr="00E24253" w:rsidR="007F3E0F">
        <w:rPr>
          <w:rFonts w:ascii="Calibri" w:hAnsi="Calibri"/>
          <w:sz w:val="22"/>
          <w:szCs w:val="22"/>
        </w:rPr>
        <w:t xml:space="preserve"> with a sign</w:t>
      </w:r>
      <w:r w:rsidRPr="00E24253" w:rsidR="004A7222">
        <w:rPr>
          <w:rFonts w:ascii="Calibri" w:hAnsi="Calibri"/>
          <w:sz w:val="22"/>
          <w:szCs w:val="22"/>
        </w:rPr>
        <w:t xml:space="preserve"> </w:t>
      </w:r>
      <w:r w:rsidRPr="00E24253" w:rsidR="00606D7E">
        <w:rPr>
          <w:rFonts w:ascii="Calibri" w:hAnsi="Calibri"/>
          <w:sz w:val="22"/>
          <w:szCs w:val="22"/>
        </w:rPr>
        <w:t>affixed to</w:t>
      </w:r>
      <w:r w:rsidRPr="00E24253" w:rsidR="004A7222">
        <w:rPr>
          <w:rFonts w:ascii="Calibri" w:hAnsi="Calibri"/>
          <w:sz w:val="22"/>
          <w:szCs w:val="22"/>
        </w:rPr>
        <w:t xml:space="preserve"> the disconnect switch on a</w:t>
      </w:r>
      <w:r w:rsidR="00B542B5">
        <w:rPr>
          <w:rFonts w:ascii="Calibri" w:hAnsi="Calibri"/>
          <w:sz w:val="22"/>
          <w:szCs w:val="22"/>
        </w:rPr>
        <w:t xml:space="preserve"> </w:t>
      </w:r>
      <w:r w:rsidRPr="00E24253" w:rsidR="004A7222">
        <w:rPr>
          <w:rFonts w:ascii="Calibri" w:hAnsi="Calibri"/>
          <w:sz w:val="22"/>
          <w:szCs w:val="22"/>
        </w:rPr>
        <w:t>machine or piece of equipment that is to be serviced</w:t>
      </w:r>
      <w:r w:rsidRPr="00E24253" w:rsidR="007F3E0F">
        <w:rPr>
          <w:rFonts w:ascii="Calibri" w:hAnsi="Calibri"/>
          <w:sz w:val="22"/>
          <w:szCs w:val="22"/>
        </w:rPr>
        <w:t xml:space="preserve"> or is malfunctioning</w:t>
      </w:r>
      <w:r w:rsidRPr="00E24253" w:rsidR="004A7222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E24253" w:rsidR="004A7222" w:rsidRDefault="004A7222" w14:paraId="02EB378F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E24253" w:rsidR="003648BD" w:rsidP="003648BD" w:rsidRDefault="007F3E0F" w14:paraId="0C78E96E" wp14:textId="77777777">
      <w:pPr>
        <w:numPr>
          <w:ilvl w:val="0"/>
          <w:numId w:val="8"/>
        </w:numPr>
        <w:tabs>
          <w:tab w:val="left" w:pos="-1440"/>
          <w:tab w:val="left" w:pos="360"/>
        </w:tabs>
        <w:rPr>
          <w:rFonts w:ascii="Calibri" w:hAnsi="Calibri"/>
          <w:sz w:val="22"/>
          <w:szCs w:val="22"/>
        </w:rPr>
      </w:pPr>
      <w:r w:rsidRPr="00E24253">
        <w:rPr>
          <w:rFonts w:ascii="Calibri" w:hAnsi="Calibri"/>
          <w:sz w:val="22"/>
          <w:szCs w:val="22"/>
        </w:rPr>
        <w:t xml:space="preserve">The </w:t>
      </w:r>
      <w:r w:rsidR="002618BA">
        <w:rPr>
          <w:rFonts w:ascii="Calibri" w:hAnsi="Calibri"/>
          <w:sz w:val="22"/>
          <w:szCs w:val="22"/>
        </w:rPr>
        <w:t>Safety officer</w:t>
      </w:r>
      <w:r w:rsidRPr="00E24253" w:rsidR="004A7222">
        <w:rPr>
          <w:rFonts w:ascii="Calibri" w:hAnsi="Calibri"/>
          <w:sz w:val="22"/>
          <w:szCs w:val="22"/>
        </w:rPr>
        <w:t xml:space="preserve"> will be notified that servicing or maintenance is </w:t>
      </w:r>
      <w:r w:rsidRPr="00E24253">
        <w:rPr>
          <w:rFonts w:ascii="Calibri" w:hAnsi="Calibri"/>
          <w:sz w:val="22"/>
          <w:szCs w:val="22"/>
        </w:rPr>
        <w:t>needed</w:t>
      </w:r>
      <w:r w:rsidRPr="00E24253" w:rsidR="004A7222">
        <w:rPr>
          <w:rFonts w:ascii="Calibri" w:hAnsi="Calibri"/>
          <w:sz w:val="22"/>
          <w:szCs w:val="22"/>
        </w:rPr>
        <w:t xml:space="preserve"> on </w:t>
      </w:r>
      <w:r w:rsidRPr="00E24253">
        <w:rPr>
          <w:rFonts w:ascii="Calibri" w:hAnsi="Calibri"/>
          <w:sz w:val="22"/>
          <w:szCs w:val="22"/>
        </w:rPr>
        <w:t>the machinery or equipment</w:t>
      </w:r>
      <w:r w:rsidRPr="00E24253" w:rsidR="004A7222">
        <w:rPr>
          <w:rFonts w:ascii="Calibri" w:hAnsi="Calibri"/>
          <w:sz w:val="22"/>
          <w:szCs w:val="22"/>
        </w:rPr>
        <w:t>.</w:t>
      </w:r>
      <w:r w:rsidRPr="00E24253">
        <w:rPr>
          <w:rFonts w:ascii="Calibri" w:hAnsi="Calibri"/>
          <w:sz w:val="22"/>
          <w:szCs w:val="22"/>
        </w:rPr>
        <w:t xml:space="preserve"> The</w:t>
      </w:r>
      <w:r w:rsidRPr="00E24253" w:rsidR="00482028">
        <w:rPr>
          <w:rFonts w:ascii="Calibri" w:hAnsi="Calibri"/>
          <w:sz w:val="22"/>
          <w:szCs w:val="22"/>
        </w:rPr>
        <w:t xml:space="preserve"> </w:t>
      </w:r>
      <w:r w:rsidR="002618BA">
        <w:rPr>
          <w:rFonts w:ascii="Calibri" w:hAnsi="Calibri"/>
          <w:sz w:val="22"/>
          <w:szCs w:val="22"/>
        </w:rPr>
        <w:t>Safety Officer</w:t>
      </w:r>
      <w:r w:rsidRPr="00E24253">
        <w:rPr>
          <w:rFonts w:ascii="Calibri" w:hAnsi="Calibri"/>
          <w:sz w:val="22"/>
          <w:szCs w:val="22"/>
        </w:rPr>
        <w:t xml:space="preserve"> will list the piece of equi</w:t>
      </w:r>
      <w:r w:rsidR="0029491E">
        <w:rPr>
          <w:rFonts w:ascii="Calibri" w:hAnsi="Calibri"/>
          <w:sz w:val="22"/>
          <w:szCs w:val="22"/>
        </w:rPr>
        <w:t xml:space="preserve">pment on the Maintenance/Repair </w:t>
      </w:r>
      <w:r w:rsidRPr="00E24253">
        <w:rPr>
          <w:rFonts w:ascii="Calibri" w:hAnsi="Calibri"/>
          <w:sz w:val="22"/>
          <w:szCs w:val="22"/>
        </w:rPr>
        <w:t>Log.  The log shall contain the name of the piece of equipment, where it is located, the date of notification that service/repair is needed, a brief description of the problem, and, once repaired/serviced, the date when the equipment went back into service (or if replaced, the date of replacement).</w:t>
      </w:r>
    </w:p>
    <w:p xmlns:wp14="http://schemas.microsoft.com/office/word/2010/wordml" w:rsidRPr="00E24253" w:rsidR="003648BD" w:rsidP="003648BD" w:rsidRDefault="003648BD" w14:paraId="6A05A809" wp14:textId="77777777">
      <w:pPr>
        <w:tabs>
          <w:tab w:val="left" w:pos="-1440"/>
          <w:tab w:val="left" w:pos="360"/>
        </w:tabs>
        <w:rPr>
          <w:rFonts w:ascii="Calibri" w:hAnsi="Calibri"/>
          <w:sz w:val="22"/>
          <w:szCs w:val="22"/>
        </w:rPr>
      </w:pPr>
    </w:p>
    <w:p xmlns:wp14="http://schemas.microsoft.com/office/word/2010/wordml" w:rsidRPr="00E24253" w:rsidR="004A7222" w:rsidP="003648BD" w:rsidRDefault="004A7222" w14:paraId="283C5C8C" wp14:textId="77777777">
      <w:pPr>
        <w:numPr>
          <w:ilvl w:val="0"/>
          <w:numId w:val="8"/>
        </w:numPr>
        <w:tabs>
          <w:tab w:val="left" w:pos="-1440"/>
          <w:tab w:val="left" w:pos="360"/>
        </w:tabs>
        <w:rPr>
          <w:rFonts w:ascii="Calibri" w:hAnsi="Calibri"/>
          <w:sz w:val="22"/>
          <w:szCs w:val="22"/>
        </w:rPr>
      </w:pPr>
      <w:r w:rsidRPr="00E24253">
        <w:rPr>
          <w:rFonts w:ascii="Calibri" w:hAnsi="Calibri"/>
          <w:sz w:val="22"/>
          <w:szCs w:val="22"/>
        </w:rPr>
        <w:t>A staff member, upon observing machinery or a piece of equipment which is locked</w:t>
      </w:r>
      <w:r w:rsidRPr="00E24253" w:rsidR="00606D7E">
        <w:rPr>
          <w:rFonts w:ascii="Calibri" w:hAnsi="Calibri"/>
          <w:sz w:val="22"/>
          <w:szCs w:val="22"/>
        </w:rPr>
        <w:t xml:space="preserve"> </w:t>
      </w:r>
      <w:r w:rsidRPr="00E24253">
        <w:rPr>
          <w:rFonts w:ascii="Calibri" w:hAnsi="Calibri"/>
          <w:sz w:val="22"/>
          <w:szCs w:val="22"/>
        </w:rPr>
        <w:t>out to perform servicing or maintenance, shall not attempt to start, energize, or use that machinery or equipment.</w:t>
      </w:r>
    </w:p>
    <w:p xmlns:wp14="http://schemas.microsoft.com/office/word/2010/wordml" w:rsidRPr="00E24253" w:rsidR="004A7222" w:rsidRDefault="004A7222" w14:paraId="5A39BBE3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2618BA" w:rsidR="004A7222" w:rsidP="00767E00" w:rsidRDefault="004A7222" w14:paraId="6A336941" wp14:textId="77777777">
      <w:pPr>
        <w:numPr>
          <w:ilvl w:val="0"/>
          <w:numId w:val="8"/>
        </w:numPr>
        <w:tabs>
          <w:tab w:val="left" w:pos="-1440"/>
          <w:tab w:val="left" w:pos="360"/>
        </w:tabs>
        <w:rPr>
          <w:rFonts w:ascii="Calibri" w:hAnsi="Calibri"/>
          <w:sz w:val="22"/>
          <w:szCs w:val="22"/>
        </w:rPr>
      </w:pPr>
      <w:r w:rsidRPr="002618BA">
        <w:rPr>
          <w:rFonts w:ascii="Calibri" w:hAnsi="Calibri"/>
          <w:sz w:val="22"/>
          <w:szCs w:val="22"/>
        </w:rPr>
        <w:t>When the servicing or maintenance is completed and the machinery or equipment is re</w:t>
      </w:r>
      <w:r w:rsidRPr="002618BA" w:rsidR="00767E00">
        <w:rPr>
          <w:rFonts w:ascii="Calibri" w:hAnsi="Calibri"/>
          <w:sz w:val="22"/>
          <w:szCs w:val="22"/>
        </w:rPr>
        <w:t xml:space="preserve">ady for use, the </w:t>
      </w:r>
      <w:r w:rsidRPr="002618BA" w:rsidR="002618BA">
        <w:rPr>
          <w:rFonts w:ascii="Calibri" w:hAnsi="Calibri"/>
          <w:sz w:val="22"/>
          <w:szCs w:val="22"/>
        </w:rPr>
        <w:t>Safety Officer</w:t>
      </w:r>
      <w:r w:rsidRPr="002618BA" w:rsidR="00767E00">
        <w:rPr>
          <w:rFonts w:ascii="Calibri" w:hAnsi="Calibri"/>
          <w:sz w:val="22"/>
          <w:szCs w:val="22"/>
        </w:rPr>
        <w:t xml:space="preserve"> will</w:t>
      </w:r>
      <w:r w:rsidRPr="002618BA" w:rsidR="002618BA">
        <w:rPr>
          <w:rFonts w:ascii="Calibri" w:hAnsi="Calibri"/>
          <w:sz w:val="22"/>
          <w:szCs w:val="22"/>
        </w:rPr>
        <w:t xml:space="preserve"> </w:t>
      </w:r>
      <w:r w:rsidRPr="002618BA">
        <w:rPr>
          <w:rFonts w:ascii="Calibri" w:hAnsi="Calibri"/>
          <w:sz w:val="22"/>
          <w:szCs w:val="22"/>
        </w:rPr>
        <w:t>notify affected staff that the machinery or equipment is ready for use.</w:t>
      </w:r>
    </w:p>
    <w:p xmlns:wp14="http://schemas.microsoft.com/office/word/2010/wordml" w:rsidRPr="00E24253" w:rsidR="004A7222" w:rsidRDefault="004A7222" w14:paraId="41C8F396" wp14:textId="77777777">
      <w:pPr>
        <w:rPr>
          <w:rFonts w:ascii="Calibri" w:hAnsi="Calibri"/>
          <w:sz w:val="22"/>
          <w:szCs w:val="22"/>
        </w:rPr>
      </w:pPr>
    </w:p>
    <w:p xmlns:wp14="http://schemas.microsoft.com/office/word/2010/wordml" w:rsidRPr="00E24253" w:rsidR="004A7222" w:rsidP="003648BD" w:rsidRDefault="002618BA" w14:paraId="5BCC348D" wp14:textId="77777777">
      <w:pPr>
        <w:numPr>
          <w:ilvl w:val="0"/>
          <w:numId w:val="8"/>
        </w:numPr>
        <w:tabs>
          <w:tab w:val="left" w:pos="-1440"/>
          <w:tab w:val="left" w:pos="36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Designated staff</w:t>
      </w:r>
      <w:r w:rsidRPr="00E24253" w:rsidR="003903FC">
        <w:rPr>
          <w:rFonts w:ascii="Calibri" w:hAnsi="Calibri"/>
          <w:sz w:val="22"/>
          <w:szCs w:val="22"/>
        </w:rPr>
        <w:t xml:space="preserve"> </w:t>
      </w:r>
      <w:r w:rsidRPr="00E24253" w:rsidR="004A7222">
        <w:rPr>
          <w:rFonts w:ascii="Calibri" w:hAnsi="Calibri"/>
          <w:sz w:val="22"/>
          <w:szCs w:val="22"/>
        </w:rPr>
        <w:t>will remove the lock-out device and re-energize the machinery or equipment</w:t>
      </w:r>
      <w:r w:rsidRPr="00E24253" w:rsidR="007F3E0F">
        <w:rPr>
          <w:rFonts w:ascii="Calibri" w:hAnsi="Calibri"/>
          <w:sz w:val="22"/>
          <w:szCs w:val="22"/>
        </w:rPr>
        <w:t xml:space="preserve"> as needed</w:t>
      </w:r>
      <w:r w:rsidRPr="00E24253" w:rsidR="004A7222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Pr="00E24253" w:rsidR="003648BD" w:rsidP="003903FC" w:rsidRDefault="003648BD" w14:paraId="72A3D3EC" wp14:textId="77777777">
      <w:pPr>
        <w:widowControl/>
        <w:jc w:val="both"/>
        <w:rPr>
          <w:rFonts w:ascii="Calibri" w:hAnsi="Calibri"/>
          <w:sz w:val="22"/>
          <w:szCs w:val="22"/>
        </w:rPr>
      </w:pPr>
    </w:p>
    <w:p xmlns:wp14="http://schemas.microsoft.com/office/word/2010/wordml" w:rsidRPr="00E24253" w:rsidR="00AA06F8" w:rsidP="003903FC" w:rsidRDefault="00AA06F8" w14:paraId="0700F09D" wp14:textId="77777777">
      <w:pPr>
        <w:widowControl/>
        <w:jc w:val="both"/>
        <w:rPr>
          <w:rFonts w:ascii="Calibri" w:hAnsi="Calibri" w:cs="Arial"/>
          <w:b/>
          <w:sz w:val="22"/>
          <w:szCs w:val="22"/>
        </w:rPr>
      </w:pPr>
      <w:r w:rsidRPr="00E24253">
        <w:rPr>
          <w:rFonts w:ascii="Calibri" w:hAnsi="Calibri" w:cs="Arial"/>
          <w:b/>
          <w:sz w:val="22"/>
          <w:szCs w:val="22"/>
        </w:rPr>
        <w:t>EVALUATION</w:t>
      </w:r>
      <w:r w:rsidRPr="00E24253" w:rsidR="003903FC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E24253" w:rsidR="00AA06F8" w:rsidP="00AA06F8" w:rsidRDefault="00AA06F8" w14:paraId="0D0B940D" wp14:textId="77777777">
      <w:pPr>
        <w:jc w:val="bot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E24253" w:rsidR="00AA06F8" w:rsidP="00496161" w:rsidRDefault="00AA06F8" w14:paraId="37C2E1A4" wp14:textId="77777777">
      <w:pPr>
        <w:widowControl/>
        <w:numPr>
          <w:ilvl w:val="0"/>
          <w:numId w:val="7"/>
        </w:numPr>
        <w:tabs>
          <w:tab w:val="left" w:pos="360"/>
        </w:tabs>
        <w:jc w:val="both"/>
        <w:rPr>
          <w:rFonts w:ascii="Calibri" w:hAnsi="Calibri" w:cs="Arial"/>
          <w:sz w:val="22"/>
          <w:szCs w:val="22"/>
        </w:rPr>
      </w:pPr>
      <w:r w:rsidRPr="00E24253">
        <w:rPr>
          <w:rFonts w:ascii="Calibri" w:hAnsi="Calibri" w:cs="Arial"/>
          <w:sz w:val="22"/>
          <w:szCs w:val="22"/>
        </w:rPr>
        <w:t xml:space="preserve">The </w:t>
      </w:r>
      <w:r w:rsidRPr="00E24253" w:rsidR="003903FC">
        <w:rPr>
          <w:rFonts w:ascii="Calibri" w:hAnsi="Calibri" w:cs="Arial"/>
          <w:sz w:val="22"/>
          <w:szCs w:val="22"/>
        </w:rPr>
        <w:t>policy</w:t>
      </w:r>
      <w:r w:rsidRPr="00E24253">
        <w:rPr>
          <w:rFonts w:ascii="Calibri" w:hAnsi="Calibri" w:cs="Arial"/>
          <w:sz w:val="22"/>
          <w:szCs w:val="22"/>
        </w:rPr>
        <w:t xml:space="preserve"> will be evaluated, reviewed and revised</w:t>
      </w:r>
      <w:r w:rsidRPr="00E24253" w:rsidR="003903FC">
        <w:rPr>
          <w:rFonts w:ascii="Calibri" w:hAnsi="Calibri" w:cs="Arial"/>
          <w:sz w:val="22"/>
          <w:szCs w:val="22"/>
        </w:rPr>
        <w:t>, if needed,</w:t>
      </w:r>
      <w:r w:rsidRPr="00E24253">
        <w:rPr>
          <w:rFonts w:ascii="Calibri" w:hAnsi="Calibri" w:cs="Arial"/>
          <w:sz w:val="22"/>
          <w:szCs w:val="22"/>
        </w:rPr>
        <w:t xml:space="preserve"> annually</w:t>
      </w:r>
      <w:r w:rsidRPr="00E24253" w:rsidR="003B4451">
        <w:rPr>
          <w:rFonts w:ascii="Calibri" w:hAnsi="Calibri" w:cs="Arial"/>
          <w:sz w:val="22"/>
          <w:szCs w:val="22"/>
        </w:rPr>
        <w:t xml:space="preserve"> (every twelve months or once a year </w:t>
      </w:r>
      <w:r w:rsidR="00767E00">
        <w:rPr>
          <w:rFonts w:ascii="Calibri" w:hAnsi="Calibri" w:cs="Arial"/>
          <w:sz w:val="22"/>
          <w:szCs w:val="22"/>
        </w:rPr>
        <w:t>test plus or minus thirty days)</w:t>
      </w:r>
      <w:r w:rsidRPr="00E24253">
        <w:rPr>
          <w:rFonts w:ascii="Calibri" w:hAnsi="Calibri" w:cs="Arial"/>
          <w:sz w:val="22"/>
          <w:szCs w:val="22"/>
        </w:rPr>
        <w:t xml:space="preserve"> by the Safety Officer and </w:t>
      </w:r>
      <w:r w:rsidR="002618BA">
        <w:rPr>
          <w:rFonts w:ascii="Calibri" w:hAnsi="Calibri" w:cs="Arial"/>
          <w:sz w:val="22"/>
          <w:szCs w:val="22"/>
        </w:rPr>
        <w:t>submitted to</w:t>
      </w:r>
      <w:r w:rsidRPr="00E24253">
        <w:rPr>
          <w:rFonts w:ascii="Calibri" w:hAnsi="Calibri" w:cs="Arial"/>
          <w:sz w:val="22"/>
          <w:szCs w:val="22"/>
        </w:rPr>
        <w:t xml:space="preserve"> the </w:t>
      </w:r>
      <w:r w:rsidR="00DD5E67">
        <w:rPr>
          <w:rFonts w:ascii="Calibri" w:hAnsi="Calibri" w:cs="Arial"/>
          <w:sz w:val="22"/>
          <w:szCs w:val="22"/>
        </w:rPr>
        <w:t>Clinical</w:t>
      </w:r>
      <w:r w:rsidRPr="00E24253">
        <w:rPr>
          <w:rFonts w:ascii="Calibri" w:hAnsi="Calibri" w:cs="Arial"/>
          <w:sz w:val="22"/>
          <w:szCs w:val="22"/>
        </w:rPr>
        <w:t xml:space="preserve"> Committee for approval.</w:t>
      </w:r>
    </w:p>
    <w:p xmlns:wp14="http://schemas.microsoft.com/office/word/2010/wordml" w:rsidRPr="00E24253" w:rsidR="00AA06F8" w:rsidP="00AA06F8" w:rsidRDefault="00AA06F8" w14:paraId="0E27B00A" wp14:textId="77777777">
      <w:pPr>
        <w:ind w:left="720"/>
        <w:jc w:val="bot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E24253" w:rsidR="00AA06F8" w:rsidP="00AA06F8" w:rsidRDefault="00AA06F8" w14:paraId="60061E4C" wp14:textId="77777777">
      <w:pPr>
        <w:rPr>
          <w:rFonts w:ascii="Calibri" w:hAnsi="Calibri" w:cs="Arial"/>
          <w:b/>
          <w:sz w:val="22"/>
          <w:szCs w:val="22"/>
        </w:rPr>
      </w:pPr>
      <w:r w:rsidRPr="00E24253">
        <w:rPr>
          <w:rFonts w:ascii="Calibri" w:hAnsi="Calibri" w:cs="Arial"/>
          <w:b/>
          <w:sz w:val="22"/>
          <w:szCs w:val="22"/>
        </w:rPr>
        <w:tab/>
      </w:r>
    </w:p>
    <w:p xmlns:wp14="http://schemas.microsoft.com/office/word/2010/wordml" w:rsidRPr="00E24253" w:rsidR="00AA06F8" w:rsidP="00AA06F8" w:rsidRDefault="0029491E" w14:paraId="6A690A84" wp14:textId="77777777">
      <w:pPr>
        <w:rPr>
          <w:rFonts w:ascii="Calibri" w:hAnsi="Calibri" w:cs="Arial"/>
          <w:b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RELATE</w:t>
      </w:r>
      <w:r w:rsidRPr="00E24253" w:rsidR="003903FC">
        <w:rPr>
          <w:rFonts w:ascii="Calibri" w:hAnsi="Calibri" w:cs="Arial"/>
          <w:b/>
          <w:sz w:val="22"/>
          <w:szCs w:val="22"/>
        </w:rPr>
        <w:t>D POLICIES/F</w:t>
      </w:r>
      <w:r w:rsidRPr="00E24253" w:rsidR="00AA06F8">
        <w:rPr>
          <w:rFonts w:ascii="Calibri" w:hAnsi="Calibri" w:cs="Arial"/>
          <w:b/>
          <w:sz w:val="22"/>
          <w:szCs w:val="22"/>
        </w:rPr>
        <w:t>ORMS</w:t>
      </w:r>
      <w:r w:rsidRPr="00E24253" w:rsidR="007F3E0F">
        <w:rPr>
          <w:rFonts w:ascii="Calibri" w:hAnsi="Calibri" w:cs="Arial"/>
          <w:b/>
          <w:sz w:val="22"/>
          <w:szCs w:val="22"/>
        </w:rPr>
        <w:t>:</w:t>
      </w:r>
      <w:r w:rsidRPr="00E24253" w:rsidR="00AA06F8">
        <w:rPr>
          <w:rFonts w:ascii="Calibri" w:hAnsi="Calibri" w:cs="Arial"/>
          <w:b/>
          <w:sz w:val="22"/>
          <w:szCs w:val="22"/>
        </w:rPr>
        <w:t xml:space="preserve"> </w:t>
      </w:r>
    </w:p>
    <w:p xmlns:wp14="http://schemas.microsoft.com/office/word/2010/wordml" w:rsidRPr="00E24253" w:rsidR="00AA06F8" w:rsidP="0029491E" w:rsidRDefault="0029491E" w14:paraId="1585CA72" wp14:textId="77777777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  <w:r w:rsidRPr="00E24253" w:rsidR="003903FC">
        <w:rPr>
          <w:rFonts w:ascii="Calibri" w:hAnsi="Calibri" w:cs="Arial"/>
          <w:sz w:val="22"/>
          <w:szCs w:val="22"/>
        </w:rPr>
        <w:t>Equipment Management Plan</w:t>
      </w:r>
    </w:p>
    <w:p xmlns:wp14="http://schemas.microsoft.com/office/word/2010/wordml" w:rsidRPr="00E24253" w:rsidR="007F3E0F" w:rsidP="0029491E" w:rsidRDefault="0029491E" w14:paraId="62AD829C" wp14:textId="77777777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  <w:r w:rsidRPr="00E24253" w:rsidR="007F3E0F">
        <w:rPr>
          <w:rFonts w:ascii="Calibri" w:hAnsi="Calibri" w:cs="Arial"/>
          <w:sz w:val="22"/>
          <w:szCs w:val="22"/>
        </w:rPr>
        <w:t>Mainten</w:t>
      </w:r>
      <w:r>
        <w:rPr>
          <w:rFonts w:ascii="Calibri" w:hAnsi="Calibri" w:cs="Arial"/>
          <w:sz w:val="22"/>
          <w:szCs w:val="22"/>
        </w:rPr>
        <w:t xml:space="preserve">ance/Repair </w:t>
      </w:r>
      <w:r w:rsidRPr="00E24253" w:rsidR="007F3E0F">
        <w:rPr>
          <w:rFonts w:ascii="Calibri" w:hAnsi="Calibri" w:cs="Arial"/>
          <w:sz w:val="22"/>
          <w:szCs w:val="22"/>
        </w:rPr>
        <w:t>Log</w:t>
      </w:r>
    </w:p>
    <w:p xmlns:wp14="http://schemas.microsoft.com/office/word/2010/wordml" w:rsidRPr="00E24253" w:rsidR="00482028" w:rsidP="0029491E" w:rsidRDefault="0029491E" w14:paraId="07E666EB" wp14:textId="77777777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  <w:r w:rsidRPr="00E24253" w:rsidR="00482028">
        <w:rPr>
          <w:rFonts w:ascii="Calibri" w:hAnsi="Calibri" w:cs="Arial"/>
          <w:sz w:val="22"/>
          <w:szCs w:val="22"/>
        </w:rPr>
        <w:t xml:space="preserve">Maintenance/Repair </w:t>
      </w:r>
      <w:r w:rsidR="002618BA">
        <w:rPr>
          <w:rFonts w:ascii="Calibri" w:hAnsi="Calibri" w:cs="Arial"/>
          <w:sz w:val="22"/>
          <w:szCs w:val="22"/>
        </w:rPr>
        <w:t xml:space="preserve">Request </w:t>
      </w:r>
      <w:r w:rsidRPr="00E24253" w:rsidR="00482028">
        <w:rPr>
          <w:rFonts w:ascii="Calibri" w:hAnsi="Calibri" w:cs="Arial"/>
          <w:sz w:val="22"/>
          <w:szCs w:val="22"/>
        </w:rPr>
        <w:t>Form</w:t>
      </w:r>
    </w:p>
    <w:p xmlns:wp14="http://schemas.microsoft.com/office/word/2010/wordml" w:rsidRPr="00E24253" w:rsidR="004A7222" w:rsidP="0029491E" w:rsidRDefault="004A7222" w14:paraId="44EAFD9C" wp14:textId="77777777">
      <w:pPr>
        <w:rPr>
          <w:rFonts w:ascii="Calibri" w:hAnsi="Calibri"/>
          <w:sz w:val="22"/>
          <w:szCs w:val="22"/>
        </w:rPr>
      </w:pPr>
    </w:p>
    <w:sectPr w:rsidRPr="00E24253" w:rsidR="004A7222">
      <w:headerReference w:type="default" r:id="rId8"/>
      <w:footerReference w:type="even" r:id="rId9"/>
      <w:footerReference w:type="default" r:id="rId10"/>
      <w:endnotePr>
        <w:numFmt w:val="decimal"/>
      </w:endnotePr>
      <w:pgSz w:w="12240" w:h="15840" w:orient="portrait"/>
      <w:pgMar w:top="720" w:right="720" w:bottom="734" w:left="720" w:header="634" w:footer="50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AA0459" w:rsidRDefault="00AA0459" w14:paraId="4B94D5A5" wp14:textId="77777777">
      <w:r>
        <w:separator/>
      </w:r>
    </w:p>
  </w:endnote>
  <w:endnote w:type="continuationSeparator" w:id="0">
    <w:p xmlns:wp14="http://schemas.microsoft.com/office/word/2010/wordml" w:rsidR="00AA0459" w:rsidRDefault="00AA0459" w14:paraId="3DEEC66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3A02FD" w:rsidRDefault="003A02FD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3A02FD" w:rsidRDefault="003A02FD" w14:paraId="049F31CB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E24253" w:rsidR="00960D7D" w:rsidP="781F2DB5" w:rsidRDefault="009812FD" w14:paraId="66F9790D" wp14:textId="0DBD0593">
    <w:pPr>
      <w:pStyle w:val="Footer"/>
      <w:spacing w:line="240" w:lineRule="exact"/>
      <w:rPr>
        <w:ins w:author="Donald Wyatt" w:date="2012-05-11T10:21:00Z" w:id="412675758"/>
        <w:rStyle w:val="PageNumber"/>
        <w:rFonts w:ascii="Calibri" w:hAnsi="Calibri" w:cs="Arial"/>
        <w:sz w:val="18"/>
        <w:szCs w:val="18"/>
      </w:rPr>
    </w:pPr>
    <w:r w:rsidRPr="781F2DB5">
      <w:rPr>
        <w:rStyle w:val="PageNumber"/>
        <w:rFonts w:ascii="Arial" w:hAnsi="Arial" w:cs="Arial"/>
        <w:noProof/>
        <w:sz w:val="18"/>
        <w:szCs w:val="18"/>
      </w:rPr>
      <w:fldChar w:fldCharType="begin"/>
    </w:r>
    <w:r w:rsidRPr="781F2DB5">
      <w:rPr>
        <w:rStyle w:val="PageNumber"/>
        <w:rFonts w:ascii="Arial" w:hAnsi="Arial" w:cs="Arial"/>
        <w:sz w:val="18"/>
        <w:szCs w:val="18"/>
      </w:rPr>
      <w:instrText xml:space="preserve">PAGE  </w:instrText>
    </w:r>
    <w:r w:rsidRPr="781F2DB5">
      <w:rPr>
        <w:rStyle w:val="PageNumber"/>
        <w:rFonts w:ascii="Arial" w:hAnsi="Arial" w:cs="Arial"/>
        <w:sz w:val="18"/>
        <w:szCs w:val="18"/>
      </w:rPr>
      <w:fldChar w:fldCharType="separate"/>
    </w:r>
    <w:r w:rsidRPr="781F2DB5" w:rsidR="781F2DB5">
      <w:rPr>
        <w:rStyle w:val="PageNumber"/>
        <w:rFonts w:ascii="Arial" w:hAnsi="Arial" w:cs="Arial"/>
        <w:noProof/>
        <w:sz w:val="18"/>
        <w:szCs w:val="18"/>
      </w:rPr>
      <w:t>1</w:t>
    </w:r>
    <w:r w:rsidRPr="781F2DB5">
      <w:rPr>
        <w:rStyle w:val="PageNumber"/>
        <w:rFonts w:ascii="Arial" w:hAnsi="Arial" w:cs="Arial"/>
        <w:noProof/>
        <w:sz w:val="18"/>
        <w:szCs w:val="18"/>
      </w:rPr>
      <w:fldChar w:fldCharType="end"/>
    </w:r>
  </w:p>
  <w:p xmlns:wp14="http://schemas.microsoft.com/office/word/2010/wordml" w:rsidRPr="00E24253" w:rsidR="002925F7" w:rsidP="00960D7D" w:rsidRDefault="007F3E0F" w14:paraId="3750BE68" wp14:textId="7A503663">
    <w:pPr>
      <w:spacing w:line="240" w:lineRule="exact"/>
      <w:rPr>
        <w:rFonts w:ascii="Calibri" w:hAnsi="Calibri"/>
        <w:sz w:val="18"/>
        <w:szCs w:val="18"/>
      </w:rPr>
    </w:pPr>
    <w:r w:rsidRPr="781F2DB5" w:rsidR="781F2DB5">
      <w:rPr>
        <w:rFonts w:ascii="Calibri" w:hAnsi="Calibri"/>
        <w:sz w:val="18"/>
        <w:szCs w:val="18"/>
      </w:rPr>
      <w:t>Reviewed/Revised: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AA0459" w:rsidRDefault="00AA0459" w14:paraId="3656B9AB" wp14:textId="77777777">
      <w:r>
        <w:separator/>
      </w:r>
    </w:p>
  </w:footnote>
  <w:footnote w:type="continuationSeparator" w:id="0">
    <w:p xmlns:wp14="http://schemas.microsoft.com/office/word/2010/wordml" w:rsidR="00AA0459" w:rsidRDefault="00AA0459" w14:paraId="45FB0818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3A02FD" w:rsidP="003648BD" w:rsidRDefault="009812FD" w14:paraId="02658E70" wp14:textId="77777777">
    <w:pPr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9360"/>
      </w:tabs>
      <w:jc w:val="both"/>
      <w:rPr>
        <w:sz w:val="22"/>
      </w:rPr>
    </w:pPr>
    <w:r>
      <w:rPr>
        <w:rFonts w:ascii="Calibri" w:hAnsi="Calibri" w:cs="Arial"/>
        <w:b/>
      </w:rPr>
      <w:t>QUALITY BEHAVIORAL HEALTH, INC.</w:t>
    </w:r>
    <w:r w:rsidR="0047464F">
      <w:rPr>
        <w:rFonts w:ascii="Calibri" w:hAnsi="Calibri" w:cs="Arial"/>
        <w:b/>
      </w:rPr>
      <w:t xml:space="preserve"> MAT</w:t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>LOCK-OUT/TAG-OUT</w:t>
    </w:r>
    <w:r w:rsidR="003A02FD">
      <w:rPr>
        <w:b/>
        <w:sz w:val="22"/>
      </w:rPr>
      <w:tab/>
    </w:r>
    <w:r w:rsidR="003A02FD">
      <w:rPr>
        <w:b/>
        <w:sz w:val="22"/>
      </w:rPr>
      <w:tab/>
    </w:r>
    <w:r w:rsidR="003A02FD">
      <w:rPr>
        <w:b/>
        <w:sz w:val="22"/>
      </w:rPr>
      <w:tab/>
    </w:r>
    <w:r w:rsidR="003A02FD">
      <w:rPr>
        <w:b/>
        <w:sz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95F79"/>
    <w:multiLevelType w:val="hybridMultilevel"/>
    <w:tmpl w:val="02B4E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91CDA"/>
    <w:multiLevelType w:val="hybridMultilevel"/>
    <w:tmpl w:val="1DB03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5226C"/>
    <w:multiLevelType w:val="hybridMultilevel"/>
    <w:tmpl w:val="93D4BE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AC0FA4"/>
    <w:multiLevelType w:val="hybridMultilevel"/>
    <w:tmpl w:val="69CACCE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A181709"/>
    <w:multiLevelType w:val="hybridMultilevel"/>
    <w:tmpl w:val="F476042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B744A53"/>
    <w:multiLevelType w:val="hybridMultilevel"/>
    <w:tmpl w:val="1EB45E1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2F9A60E6"/>
    <w:multiLevelType w:val="hybridMultilevel"/>
    <w:tmpl w:val="DC1241A4"/>
    <w:lvl w:ilvl="0" w:tplc="83D033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56025DE"/>
    <w:multiLevelType w:val="multilevel"/>
    <w:tmpl w:val="E870A3E2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  <w:rPr>
        <w:rFonts w:hint="default"/>
        <w:color w:val="auto"/>
        <w:szCs w:val="24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  <w:color w:val="auto"/>
        <w:szCs w:val="24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 w:ascii="Arial" w:hAnsi="Arial"/>
        <w:color w:val="auto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160" w:firstLine="0"/>
      </w:pPr>
      <w:rPr>
        <w:rFonts w:hint="default"/>
        <w:color w:val="auto"/>
        <w:szCs w:val="24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2880" w:firstLine="0"/>
      </w:pPr>
      <w:rPr>
        <w:rFonts w:hint="default" w:ascii="Symbol" w:hAnsi="Symbol"/>
        <w:color w:val="auto"/>
      </w:rPr>
    </w:lvl>
    <w:lvl w:ilvl="5">
      <w:start w:val="1"/>
      <w:numFmt w:val="decimal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decimal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bullet"/>
      <w:lvlText w:val=""/>
      <w:lvlJc w:val="left"/>
      <w:pPr>
        <w:tabs>
          <w:tab w:val="num" w:pos="6120"/>
        </w:tabs>
        <w:ind w:left="5760" w:firstLine="0"/>
      </w:pPr>
      <w:rPr>
        <w:rFonts w:hint="default" w:ascii="Symbol" w:hAnsi="Symbol"/>
        <w:color w:val="auto"/>
      </w:rPr>
    </w:lvl>
  </w:abstractNum>
  <w:abstractNum w:abstractNumId="8" w15:restartNumberingAfterBreak="0">
    <w:nsid w:val="54AC0781"/>
    <w:multiLevelType w:val="hybridMultilevel"/>
    <w:tmpl w:val="B5D2D1D0"/>
    <w:lvl w:ilvl="0" w:tplc="2ED8A2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Formatting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FA"/>
    <w:rsid w:val="00081860"/>
    <w:rsid w:val="000E3E00"/>
    <w:rsid w:val="000F16B1"/>
    <w:rsid w:val="0015041F"/>
    <w:rsid w:val="001C1D6D"/>
    <w:rsid w:val="0021322A"/>
    <w:rsid w:val="002153DE"/>
    <w:rsid w:val="00223039"/>
    <w:rsid w:val="00242938"/>
    <w:rsid w:val="002618BA"/>
    <w:rsid w:val="00273D38"/>
    <w:rsid w:val="00276239"/>
    <w:rsid w:val="00277337"/>
    <w:rsid w:val="002925F7"/>
    <w:rsid w:val="0029491E"/>
    <w:rsid w:val="002A57F7"/>
    <w:rsid w:val="002F33EF"/>
    <w:rsid w:val="002F42B7"/>
    <w:rsid w:val="003231FD"/>
    <w:rsid w:val="003648BD"/>
    <w:rsid w:val="003903FC"/>
    <w:rsid w:val="003A02FD"/>
    <w:rsid w:val="003B4451"/>
    <w:rsid w:val="003B6C0A"/>
    <w:rsid w:val="003F02F7"/>
    <w:rsid w:val="003F2F31"/>
    <w:rsid w:val="00400881"/>
    <w:rsid w:val="00446507"/>
    <w:rsid w:val="00453010"/>
    <w:rsid w:val="004658CD"/>
    <w:rsid w:val="0047464F"/>
    <w:rsid w:val="00477548"/>
    <w:rsid w:val="00482028"/>
    <w:rsid w:val="00496161"/>
    <w:rsid w:val="004A7222"/>
    <w:rsid w:val="00530C24"/>
    <w:rsid w:val="0057195D"/>
    <w:rsid w:val="005A1F8D"/>
    <w:rsid w:val="005A4A44"/>
    <w:rsid w:val="005C77B9"/>
    <w:rsid w:val="00606D7E"/>
    <w:rsid w:val="00611A13"/>
    <w:rsid w:val="0066255A"/>
    <w:rsid w:val="00697EAC"/>
    <w:rsid w:val="006D09D7"/>
    <w:rsid w:val="006D2644"/>
    <w:rsid w:val="006F001F"/>
    <w:rsid w:val="00712DAE"/>
    <w:rsid w:val="00767E00"/>
    <w:rsid w:val="007B75AA"/>
    <w:rsid w:val="007F3E0F"/>
    <w:rsid w:val="008A1433"/>
    <w:rsid w:val="008F1559"/>
    <w:rsid w:val="008F44FE"/>
    <w:rsid w:val="00944D10"/>
    <w:rsid w:val="00960D7D"/>
    <w:rsid w:val="0097512D"/>
    <w:rsid w:val="009812FD"/>
    <w:rsid w:val="009B08C7"/>
    <w:rsid w:val="00A167FB"/>
    <w:rsid w:val="00A456FA"/>
    <w:rsid w:val="00A872FE"/>
    <w:rsid w:val="00A9320B"/>
    <w:rsid w:val="00AA0459"/>
    <w:rsid w:val="00AA06F8"/>
    <w:rsid w:val="00AD01C4"/>
    <w:rsid w:val="00B542B5"/>
    <w:rsid w:val="00CA2DBD"/>
    <w:rsid w:val="00CB3CC0"/>
    <w:rsid w:val="00D20C5E"/>
    <w:rsid w:val="00D45345"/>
    <w:rsid w:val="00DD5E67"/>
    <w:rsid w:val="00E24253"/>
    <w:rsid w:val="00F30BD0"/>
    <w:rsid w:val="00F42831"/>
    <w:rsid w:val="00FA1691"/>
    <w:rsid w:val="781F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358E85D"/>
  <w15:chartTrackingRefBased/>
  <w15:docId w15:val="{6F2174F3-5F67-4418-A4FC-80B27A118F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</w:pPr>
    <w:rPr>
      <w:rFonts w:ascii="Helvetica" w:hAnsi="Helvetica"/>
      <w:snapToGrid w:val="0"/>
      <w:sz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30C2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606D7E"/>
    <w:rPr>
      <w:sz w:val="16"/>
      <w:szCs w:val="16"/>
    </w:rPr>
  </w:style>
  <w:style w:type="paragraph" w:styleId="CommentText">
    <w:name w:val="annotation text"/>
    <w:basedOn w:val="Normal"/>
    <w:semiHidden/>
    <w:rsid w:val="00606D7E"/>
    <w:rPr>
      <w:sz w:val="20"/>
    </w:rPr>
  </w:style>
  <w:style w:type="paragraph" w:styleId="CommentSubject">
    <w:name w:val="annotation subject"/>
    <w:basedOn w:val="CommentText"/>
    <w:next w:val="CommentText"/>
    <w:semiHidden/>
    <w:rsid w:val="00606D7E"/>
    <w:rPr>
      <w:b/>
      <w:bCs/>
    </w:rPr>
  </w:style>
  <w:style w:type="paragraph" w:styleId="ListParagraph">
    <w:name w:val="List Paragraph"/>
    <w:basedOn w:val="Normal"/>
    <w:uiPriority w:val="34"/>
    <w:qFormat/>
    <w:rsid w:val="003648B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D533EC-CCE3-434B-8C74-03CDD147D17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Verde Valley Guidance Clinic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</dc:title>
  <dc:subject/>
  <dc:creator>Pam Coble</dc:creator>
  <keywords/>
  <lastModifiedBy>NAVEED SYED</lastModifiedBy>
  <revision>11</revision>
  <lastPrinted>2001-04-09T15:37:00.0000000Z</lastPrinted>
  <dcterms:created xsi:type="dcterms:W3CDTF">2021-03-23T18:13:00.0000000Z</dcterms:created>
  <dcterms:modified xsi:type="dcterms:W3CDTF">2026-01-09T12:12:12.2264670Z</dcterms:modified>
</coreProperties>
</file>